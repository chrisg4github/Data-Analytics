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6C48" w:rsidRDefault="00B43D7E">
      <w:pPr>
        <w:pStyle w:val="Heading1"/>
        <w:keepNext w:val="0"/>
        <w:keepLines w:val="0"/>
        <w:pBdr>
          <w:bottom w:val="single" w:sz="6" w:space="6" w:color="EAECEF"/>
        </w:pBdr>
        <w:spacing w:before="480" w:after="240" w:line="300" w:lineRule="auto"/>
        <w:rPr>
          <w:b/>
          <w:color w:val="24292E"/>
          <w:sz w:val="46"/>
          <w:szCs w:val="46"/>
        </w:rPr>
      </w:pPr>
      <w:bookmarkStart w:id="0" w:name="_n38f41u1imz7" w:colFirst="0" w:colLast="0"/>
      <w:bookmarkEnd w:id="0"/>
      <w:r>
        <w:rPr>
          <w:b/>
          <w:color w:val="24292E"/>
          <w:sz w:val="46"/>
          <w:szCs w:val="46"/>
        </w:rPr>
        <w:t>Unit 12 | Assignment - Web Visualization Dashboard (Latitude)</w:t>
      </w:r>
    </w:p>
    <w:p w:rsidR="00E86C48" w:rsidRDefault="00B43D7E">
      <w:pPr>
        <w:pStyle w:val="Heading2"/>
        <w:keepNext w:val="0"/>
        <w:keepLines w:val="0"/>
        <w:pBdr>
          <w:bottom w:val="single" w:sz="6" w:space="5" w:color="EAECEF"/>
        </w:pBdr>
        <w:spacing w:after="240" w:line="240" w:lineRule="auto"/>
        <w:ind w:left="-300"/>
        <w:rPr>
          <w:b/>
          <w:color w:val="24292E"/>
          <w:sz w:val="34"/>
          <w:szCs w:val="34"/>
        </w:rPr>
      </w:pPr>
      <w:bookmarkStart w:id="1" w:name="_rudz02k9vbc6" w:colFirst="0" w:colLast="0"/>
      <w:bookmarkEnd w:id="1"/>
      <w:r>
        <w:rPr>
          <w:b/>
          <w:color w:val="24292E"/>
          <w:sz w:val="34"/>
          <w:szCs w:val="34"/>
        </w:rPr>
        <w:t>Watch this video and go over this code</w:t>
      </w:r>
    </w:p>
    <w:p w:rsidR="00E86C48" w:rsidRDefault="00E86C48">
      <w:pPr>
        <w:pStyle w:val="normal0"/>
        <w:rPr>
          <w:b/>
        </w:rPr>
      </w:pPr>
    </w:p>
    <w:p w:rsidR="00E86C48" w:rsidRDefault="00B43D7E">
      <w:pPr>
        <w:pStyle w:val="normal0"/>
        <w:rPr>
          <w:b/>
        </w:rPr>
      </w:pPr>
      <w:r>
        <w:rPr>
          <w:b/>
        </w:rPr>
        <w:t>This leads up to bootstrap. you would primarily use the files from the second video for your hw. But it’s good to go through this video to understand what it’s like to manually do things without bootstrap</w:t>
      </w:r>
    </w:p>
    <w:p w:rsidR="00E86C48" w:rsidRDefault="00E86C48">
      <w:pPr>
        <w:pStyle w:val="normal0"/>
        <w:rPr>
          <w:b/>
        </w:rPr>
      </w:pPr>
    </w:p>
    <w:p w:rsidR="00E86C48" w:rsidRDefault="00B43D7E">
      <w:pPr>
        <w:pStyle w:val="normal0"/>
        <w:ind w:left="720"/>
        <w:rPr>
          <w:b/>
        </w:rPr>
      </w:pPr>
      <w:r>
        <w:rPr>
          <w:b/>
        </w:rPr>
        <w:t>Video Review on floating, making columns in html/css (without bootstrap):</w:t>
      </w:r>
    </w:p>
    <w:p w:rsidR="00E86C48" w:rsidRDefault="00252B5B">
      <w:pPr>
        <w:pStyle w:val="normal0"/>
        <w:ind w:left="720"/>
      </w:pPr>
      <w:hyperlink r:id="rId5">
        <w:r w:rsidR="00B43D7E">
          <w:rPr>
            <w:color w:val="1155CC"/>
            <w:u w:val="single"/>
          </w:rPr>
          <w:t>https://codingbootcamp.hosted.panopto.com/Panopto/Pages/Viewer.aspx?id=ab9423cc-84ad-4379-8635-aea1db799a1c</w:t>
        </w:r>
      </w:hyperlink>
    </w:p>
    <w:p w:rsidR="00E86C48" w:rsidRDefault="00E86C48">
      <w:pPr>
        <w:pStyle w:val="normal0"/>
        <w:ind w:left="720"/>
      </w:pPr>
    </w:p>
    <w:p w:rsidR="00E86C48" w:rsidRDefault="00B43D7E">
      <w:pPr>
        <w:pStyle w:val="normal0"/>
        <w:ind w:left="720" w:firstLine="720"/>
      </w:pPr>
      <w:r>
        <w:t>Files</w:t>
      </w:r>
    </w:p>
    <w:p w:rsidR="00E86C48" w:rsidRDefault="00B43D7E">
      <w:pPr>
        <w:pStyle w:val="normal0"/>
        <w:ind w:left="720" w:firstLine="720"/>
      </w:pPr>
      <w:r>
        <w:tab/>
      </w:r>
      <w:hyperlink r:id="rId6">
        <w:r>
          <w:rPr>
            <w:color w:val="1155CC"/>
            <w:u w:val="single"/>
          </w:rPr>
          <w:t>https://drive.google.com/open?id=0Bz0Wzew04n0uczBPYzJyWmRaQkU</w:t>
        </w:r>
      </w:hyperlink>
      <w:r>
        <w:t xml:space="preserve"> </w:t>
      </w:r>
    </w:p>
    <w:p w:rsidR="00E86C48" w:rsidRDefault="00E86C48">
      <w:pPr>
        <w:pStyle w:val="normal0"/>
        <w:ind w:left="720" w:firstLine="720"/>
      </w:pPr>
    </w:p>
    <w:p w:rsidR="00E86C48" w:rsidRDefault="00B43D7E">
      <w:pPr>
        <w:pStyle w:val="normal0"/>
        <w:ind w:left="720" w:firstLine="720"/>
      </w:pPr>
      <w:r>
        <w:tab/>
      </w:r>
      <w:hyperlink r:id="rId7">
        <w:r>
          <w:rPr>
            <w:color w:val="1155CC"/>
            <w:u w:val="single"/>
          </w:rPr>
          <w:t>https://drive.google.com/open?id=0Bz0Wzew04n0uR0F1T05ILTNuRmM</w:t>
        </w:r>
      </w:hyperlink>
      <w:r>
        <w:t xml:space="preserve"> </w:t>
      </w:r>
    </w:p>
    <w:p w:rsidR="00E86C48" w:rsidRDefault="00E86C48">
      <w:pPr>
        <w:pStyle w:val="normal0"/>
      </w:pPr>
    </w:p>
    <w:p w:rsidR="00E86C48" w:rsidRDefault="00B43D7E">
      <w:pPr>
        <w:pStyle w:val="normal0"/>
        <w:rPr>
          <w:b/>
        </w:rPr>
      </w:pPr>
      <w:r>
        <w:rPr>
          <w:b/>
        </w:rPr>
        <w:t>These are the files you’d use for your hw, but you should go through the above video and files beforehand to understand the beauty of bootstrap</w:t>
      </w:r>
    </w:p>
    <w:p w:rsidR="00E86C48" w:rsidRDefault="00E86C48">
      <w:pPr>
        <w:pStyle w:val="normal0"/>
        <w:ind w:left="720"/>
        <w:rPr>
          <w:b/>
        </w:rPr>
      </w:pPr>
    </w:p>
    <w:p w:rsidR="00E86C48" w:rsidRDefault="00B43D7E">
      <w:pPr>
        <w:pStyle w:val="normal0"/>
        <w:ind w:left="720"/>
        <w:rPr>
          <w:b/>
        </w:rPr>
      </w:pPr>
      <w:r>
        <w:rPr>
          <w:b/>
        </w:rPr>
        <w:t>Video Review on Bootstrap:</w:t>
      </w:r>
    </w:p>
    <w:p w:rsidR="00E86C48" w:rsidRDefault="00252B5B">
      <w:pPr>
        <w:pStyle w:val="normal0"/>
        <w:ind w:left="720"/>
      </w:pPr>
      <w:hyperlink r:id="rId8">
        <w:r w:rsidR="00B43D7E">
          <w:rPr>
            <w:color w:val="1155CC"/>
            <w:u w:val="single"/>
          </w:rPr>
          <w:t>https://codingbootcamp.hosted.panopto.com/Panopto/Pages/Viewer.aspx?id=0d58a703-a552-4346-8e8f-af015c89666d</w:t>
        </w:r>
      </w:hyperlink>
      <w:r w:rsidR="00B43D7E">
        <w:t xml:space="preserve"> </w:t>
      </w:r>
    </w:p>
    <w:p w:rsidR="00E86C48" w:rsidRDefault="00B43D7E">
      <w:pPr>
        <w:pStyle w:val="normal0"/>
      </w:pPr>
      <w:r>
        <w:tab/>
      </w:r>
    </w:p>
    <w:p w:rsidR="00E86C48" w:rsidRDefault="00B43D7E">
      <w:pPr>
        <w:pStyle w:val="normal0"/>
        <w:ind w:left="1440"/>
      </w:pPr>
      <w:r>
        <w:t>Files</w:t>
      </w:r>
      <w:r>
        <w:tab/>
      </w:r>
      <w:hyperlink r:id="rId9">
        <w:r>
          <w:rPr>
            <w:color w:val="1155CC"/>
            <w:u w:val="single"/>
          </w:rPr>
          <w:t>https://drive.google.com/open?id=0Bz0Wzew04n0uT2wzMnVXUmR3M2M</w:t>
        </w:r>
      </w:hyperlink>
      <w:r>
        <w:t xml:space="preserve"> </w:t>
      </w:r>
    </w:p>
    <w:p w:rsidR="00E86C48" w:rsidRDefault="00E86C48">
      <w:pPr>
        <w:pStyle w:val="normal0"/>
      </w:pPr>
    </w:p>
    <w:p w:rsidR="00E86C48" w:rsidRDefault="00B43D7E">
      <w:pPr>
        <w:pStyle w:val="Heading2"/>
        <w:keepNext w:val="0"/>
        <w:keepLines w:val="0"/>
        <w:pBdr>
          <w:bottom w:val="single" w:sz="6" w:space="5" w:color="EAECEF"/>
        </w:pBdr>
        <w:spacing w:after="240" w:line="240" w:lineRule="auto"/>
        <w:ind w:left="-300"/>
        <w:rPr>
          <w:b/>
          <w:color w:val="24292E"/>
          <w:sz w:val="34"/>
          <w:szCs w:val="34"/>
        </w:rPr>
      </w:pPr>
      <w:bookmarkStart w:id="2" w:name="_dxh65m1cdp2c" w:colFirst="0" w:colLast="0"/>
      <w:bookmarkEnd w:id="2"/>
      <w:r>
        <w:rPr>
          <w:b/>
          <w:color w:val="24292E"/>
          <w:sz w:val="34"/>
          <w:szCs w:val="34"/>
        </w:rPr>
        <w:t>Background</w:t>
      </w:r>
    </w:p>
    <w:p w:rsidR="00E86C48" w:rsidRDefault="00B43D7E">
      <w:pPr>
        <w:pStyle w:val="normal0"/>
        <w:spacing w:after="240"/>
        <w:rPr>
          <w:color w:val="24292E"/>
          <w:sz w:val="24"/>
          <w:szCs w:val="24"/>
        </w:rPr>
      </w:pPr>
      <w:r>
        <w:rPr>
          <w:color w:val="24292E"/>
          <w:sz w:val="24"/>
          <w:szCs w:val="24"/>
        </w:rPr>
        <w:t>Data is more powerful when we share it with others! Let's take what we've learned about HTML and CSS to create a dashboard showing off the analysis we've done.</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40513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cstate="print"/>
                    <a:srcRect/>
                    <a:stretch>
                      <a:fillRect/>
                    </a:stretch>
                  </pic:blipFill>
                  <pic:spPr>
                    <a:xfrm>
                      <a:off x="0" y="0"/>
                      <a:ext cx="5943600" cy="4051300"/>
                    </a:xfrm>
                    <a:prstGeom prst="rect">
                      <a:avLst/>
                    </a:prstGeom>
                    <a:ln/>
                  </pic:spPr>
                </pic:pic>
              </a:graphicData>
            </a:graphic>
          </wp:inline>
        </w:drawing>
      </w:r>
    </w:p>
    <w:p w:rsidR="00E86C48" w:rsidRDefault="00B43D7E">
      <w:pPr>
        <w:pStyle w:val="Heading2"/>
        <w:keepNext w:val="0"/>
        <w:keepLines w:val="0"/>
        <w:pBdr>
          <w:bottom w:val="single" w:sz="6" w:space="5" w:color="EAECEF"/>
        </w:pBdr>
        <w:spacing w:after="240" w:line="240" w:lineRule="auto"/>
        <w:ind w:left="-300"/>
        <w:rPr>
          <w:b/>
          <w:color w:val="24292E"/>
          <w:sz w:val="34"/>
          <w:szCs w:val="34"/>
        </w:rPr>
      </w:pPr>
      <w:bookmarkStart w:id="3" w:name="_zgrmet6h5b98" w:colFirst="0" w:colLast="0"/>
      <w:bookmarkEnd w:id="3"/>
      <w:r>
        <w:rPr>
          <w:b/>
          <w:color w:val="24292E"/>
          <w:sz w:val="34"/>
          <w:szCs w:val="34"/>
        </w:rPr>
        <w:t>Latitude - Latitude Analysis Dashboard with Attitude</w:t>
      </w:r>
    </w:p>
    <w:p w:rsidR="00E86C48" w:rsidRDefault="00B43D7E">
      <w:pPr>
        <w:pStyle w:val="normal0"/>
        <w:spacing w:after="240"/>
        <w:rPr>
          <w:color w:val="24292E"/>
          <w:sz w:val="24"/>
          <w:szCs w:val="24"/>
        </w:rPr>
      </w:pPr>
      <w:r>
        <w:rPr>
          <w:color w:val="24292E"/>
          <w:sz w:val="24"/>
          <w:szCs w:val="24"/>
        </w:rPr>
        <w:t>For this homework we'll be creating a visualization dashboard website using visualizations we've created in a past assignment. Specifically, we'll be using the data from HW06.</w:t>
      </w:r>
    </w:p>
    <w:p w:rsidR="00E86C48" w:rsidRDefault="00B43D7E">
      <w:pPr>
        <w:pStyle w:val="normal0"/>
        <w:spacing w:after="240"/>
        <w:rPr>
          <w:color w:val="24292E"/>
          <w:sz w:val="24"/>
          <w:szCs w:val="24"/>
        </w:rPr>
      </w:pPr>
      <w:r>
        <w:rPr>
          <w:color w:val="24292E"/>
          <w:sz w:val="24"/>
          <w:szCs w:val="24"/>
        </w:rPr>
        <w:t>In building this dashboard, we'll create individual pages for each plot and a means by which we can navigate between them. These pages will contain the visualizations and their corresponding explanations. We'll also have a landing page, a page where we can see a comparison of all of the plots, and another page where we can view the data used to build them.</w:t>
      </w:r>
    </w:p>
    <w:p w:rsidR="00E86C48" w:rsidRDefault="00B43D7E">
      <w:pPr>
        <w:pStyle w:val="Heading3"/>
        <w:keepNext w:val="0"/>
        <w:keepLines w:val="0"/>
        <w:spacing w:before="360" w:after="240" w:line="240" w:lineRule="auto"/>
        <w:ind w:left="-300"/>
        <w:rPr>
          <w:b/>
          <w:color w:val="24292E"/>
          <w:sz w:val="33"/>
          <w:szCs w:val="33"/>
        </w:rPr>
      </w:pPr>
      <w:bookmarkStart w:id="4" w:name="_aghzs5qkhil9" w:colFirst="0" w:colLast="0"/>
      <w:bookmarkEnd w:id="4"/>
      <w:r>
        <w:rPr>
          <w:b/>
          <w:color w:val="24292E"/>
          <w:sz w:val="33"/>
          <w:szCs w:val="33"/>
        </w:rPr>
        <w:t>Website Requirements</w:t>
      </w:r>
    </w:p>
    <w:p w:rsidR="00E86C48" w:rsidRDefault="00B43D7E">
      <w:pPr>
        <w:pStyle w:val="normal0"/>
        <w:spacing w:after="240"/>
        <w:rPr>
          <w:color w:val="24292E"/>
          <w:sz w:val="24"/>
          <w:szCs w:val="24"/>
        </w:rPr>
      </w:pPr>
      <w:r>
        <w:rPr>
          <w:color w:val="24292E"/>
          <w:sz w:val="24"/>
          <w:szCs w:val="24"/>
        </w:rPr>
        <w:t xml:space="preserve">For reference, see the </w:t>
      </w:r>
      <w:hyperlink w:anchor="_egzf93sj9bid">
        <w:r>
          <w:rPr>
            <w:color w:val="0366D6"/>
            <w:sz w:val="24"/>
            <w:szCs w:val="24"/>
            <w:u w:val="single"/>
          </w:rPr>
          <w:t>"Screenshots" section</w:t>
        </w:r>
      </w:hyperlink>
      <w:r>
        <w:rPr>
          <w:color w:val="24292E"/>
          <w:sz w:val="24"/>
          <w:szCs w:val="24"/>
        </w:rPr>
        <w:t xml:space="preserve"> below.</w:t>
      </w:r>
    </w:p>
    <w:p w:rsidR="00E86C48" w:rsidRDefault="00B43D7E">
      <w:pPr>
        <w:pStyle w:val="normal0"/>
        <w:spacing w:after="240"/>
        <w:rPr>
          <w:color w:val="24292E"/>
          <w:sz w:val="24"/>
          <w:szCs w:val="24"/>
        </w:rPr>
      </w:pPr>
      <w:r>
        <w:rPr>
          <w:color w:val="24292E"/>
          <w:sz w:val="24"/>
          <w:szCs w:val="24"/>
        </w:rPr>
        <w:t>The website must consist of 7 pages total, including:</w:t>
      </w:r>
    </w:p>
    <w:p w:rsidR="00E86C48" w:rsidRDefault="00B43D7E">
      <w:pPr>
        <w:pStyle w:val="normal0"/>
        <w:numPr>
          <w:ilvl w:val="0"/>
          <w:numId w:val="3"/>
        </w:numPr>
        <w:spacing w:after="240"/>
        <w:contextualSpacing/>
      </w:pPr>
      <w:r>
        <w:rPr>
          <w:color w:val="24292E"/>
          <w:sz w:val="24"/>
          <w:szCs w:val="24"/>
        </w:rPr>
        <w:t xml:space="preserve">A </w:t>
      </w:r>
      <w:hyperlink w:anchor="_q64d9paor7vr">
        <w:r>
          <w:rPr>
            <w:color w:val="0366D6"/>
            <w:sz w:val="24"/>
            <w:szCs w:val="24"/>
            <w:u w:val="single"/>
          </w:rPr>
          <w:t>landing page</w:t>
        </w:r>
      </w:hyperlink>
      <w:r>
        <w:rPr>
          <w:color w:val="24292E"/>
          <w:sz w:val="24"/>
          <w:szCs w:val="24"/>
        </w:rPr>
        <w:t xml:space="preserve"> containing:</w:t>
      </w:r>
    </w:p>
    <w:p w:rsidR="00E86C48" w:rsidRDefault="00B43D7E">
      <w:pPr>
        <w:pStyle w:val="normal0"/>
        <w:numPr>
          <w:ilvl w:val="1"/>
          <w:numId w:val="3"/>
        </w:numPr>
        <w:spacing w:after="240"/>
        <w:contextualSpacing/>
      </w:pPr>
      <w:r>
        <w:rPr>
          <w:color w:val="24292E"/>
          <w:sz w:val="24"/>
          <w:szCs w:val="24"/>
        </w:rPr>
        <w:lastRenderedPageBreak/>
        <w:t>An explanation of the project.</w:t>
      </w:r>
    </w:p>
    <w:p w:rsidR="00E86C48" w:rsidRDefault="00B43D7E">
      <w:pPr>
        <w:pStyle w:val="normal0"/>
        <w:numPr>
          <w:ilvl w:val="1"/>
          <w:numId w:val="3"/>
        </w:numPr>
        <w:spacing w:before="60" w:after="240"/>
        <w:contextualSpacing/>
      </w:pPr>
      <w:r>
        <w:rPr>
          <w:color w:val="24292E"/>
          <w:sz w:val="24"/>
          <w:szCs w:val="24"/>
        </w:rPr>
        <w:t>Links to each visualizations page.</w:t>
      </w:r>
    </w:p>
    <w:p w:rsidR="00E86C48" w:rsidRDefault="00B43D7E">
      <w:pPr>
        <w:pStyle w:val="normal0"/>
        <w:numPr>
          <w:ilvl w:val="0"/>
          <w:numId w:val="3"/>
        </w:numPr>
        <w:spacing w:before="60" w:after="240"/>
        <w:contextualSpacing/>
      </w:pPr>
      <w:r>
        <w:rPr>
          <w:color w:val="24292E"/>
          <w:sz w:val="24"/>
          <w:szCs w:val="24"/>
        </w:rPr>
        <w:t xml:space="preserve">Four </w:t>
      </w:r>
      <w:hyperlink w:anchor="_x5pp4yk7yfhx">
        <w:r>
          <w:rPr>
            <w:color w:val="0366D6"/>
            <w:sz w:val="24"/>
            <w:szCs w:val="24"/>
            <w:u w:val="single"/>
          </w:rPr>
          <w:t>visualization pages</w:t>
        </w:r>
      </w:hyperlink>
      <w:r>
        <w:rPr>
          <w:color w:val="24292E"/>
          <w:sz w:val="24"/>
          <w:szCs w:val="24"/>
        </w:rPr>
        <w:t>, each with:</w:t>
      </w:r>
    </w:p>
    <w:p w:rsidR="00E86C48" w:rsidRDefault="00B43D7E">
      <w:pPr>
        <w:pStyle w:val="normal0"/>
        <w:numPr>
          <w:ilvl w:val="1"/>
          <w:numId w:val="3"/>
        </w:numPr>
        <w:spacing w:before="60" w:after="240"/>
        <w:contextualSpacing/>
      </w:pPr>
      <w:r>
        <w:rPr>
          <w:color w:val="24292E"/>
          <w:sz w:val="24"/>
          <w:szCs w:val="24"/>
        </w:rPr>
        <w:t>A descriptive title and heading tag.</w:t>
      </w:r>
    </w:p>
    <w:p w:rsidR="00E86C48" w:rsidRDefault="00B43D7E">
      <w:pPr>
        <w:pStyle w:val="normal0"/>
        <w:numPr>
          <w:ilvl w:val="1"/>
          <w:numId w:val="3"/>
        </w:numPr>
        <w:spacing w:before="120" w:after="240"/>
        <w:contextualSpacing/>
      </w:pPr>
      <w:r>
        <w:rPr>
          <w:color w:val="24292E"/>
          <w:sz w:val="24"/>
          <w:szCs w:val="24"/>
        </w:rPr>
        <w:t>The plot/visualization itself for the selected comparison.</w:t>
      </w:r>
    </w:p>
    <w:p w:rsidR="00E86C48" w:rsidRDefault="00B43D7E">
      <w:pPr>
        <w:pStyle w:val="normal0"/>
        <w:numPr>
          <w:ilvl w:val="1"/>
          <w:numId w:val="3"/>
        </w:numPr>
        <w:spacing w:before="120" w:after="240"/>
        <w:contextualSpacing/>
      </w:pPr>
      <w:r>
        <w:rPr>
          <w:color w:val="24292E"/>
          <w:sz w:val="24"/>
          <w:szCs w:val="24"/>
        </w:rPr>
        <w:t>A paragraph describing the plot and its significance.</w:t>
      </w:r>
    </w:p>
    <w:p w:rsidR="00E86C48" w:rsidRDefault="00B43D7E">
      <w:pPr>
        <w:pStyle w:val="normal0"/>
        <w:numPr>
          <w:ilvl w:val="0"/>
          <w:numId w:val="3"/>
        </w:numPr>
        <w:spacing w:before="60" w:after="240"/>
        <w:contextualSpacing/>
      </w:pPr>
      <w:r>
        <w:rPr>
          <w:color w:val="24292E"/>
          <w:sz w:val="24"/>
          <w:szCs w:val="24"/>
        </w:rPr>
        <w:t xml:space="preserve">A </w:t>
      </w:r>
      <w:hyperlink w:anchor="_uwepvvzcr32h">
        <w:r>
          <w:rPr>
            <w:color w:val="0366D6"/>
            <w:sz w:val="24"/>
            <w:szCs w:val="24"/>
            <w:u w:val="single"/>
          </w:rPr>
          <w:t>"Comparisons" page</w:t>
        </w:r>
      </w:hyperlink>
      <w:r>
        <w:rPr>
          <w:color w:val="24292E"/>
          <w:sz w:val="24"/>
          <w:szCs w:val="24"/>
        </w:rPr>
        <w:t xml:space="preserve"> that:</w:t>
      </w:r>
    </w:p>
    <w:p w:rsidR="00E86C48" w:rsidRDefault="00B43D7E">
      <w:pPr>
        <w:pStyle w:val="normal0"/>
        <w:numPr>
          <w:ilvl w:val="1"/>
          <w:numId w:val="3"/>
        </w:numPr>
        <w:spacing w:before="60" w:after="240"/>
        <w:contextualSpacing/>
      </w:pPr>
      <w:r>
        <w:rPr>
          <w:color w:val="24292E"/>
          <w:sz w:val="24"/>
          <w:szCs w:val="24"/>
        </w:rPr>
        <w:t>Contains all of the visualizations on the same page so we can easily visually compare them.</w:t>
      </w:r>
    </w:p>
    <w:p w:rsidR="00E86C48" w:rsidRDefault="00B43D7E">
      <w:pPr>
        <w:pStyle w:val="normal0"/>
        <w:numPr>
          <w:ilvl w:val="1"/>
          <w:numId w:val="3"/>
        </w:numPr>
        <w:spacing w:before="120" w:after="240"/>
        <w:contextualSpacing/>
      </w:pPr>
      <w:r>
        <w:rPr>
          <w:color w:val="24292E"/>
          <w:sz w:val="24"/>
          <w:szCs w:val="24"/>
        </w:rPr>
        <w:t>Uses a bootstrap grid for the visualizations.</w:t>
      </w:r>
    </w:p>
    <w:p w:rsidR="00E86C48" w:rsidRDefault="00B43D7E">
      <w:pPr>
        <w:pStyle w:val="normal0"/>
        <w:numPr>
          <w:ilvl w:val="2"/>
          <w:numId w:val="3"/>
        </w:numPr>
        <w:spacing w:before="120" w:after="240"/>
        <w:contextualSpacing/>
      </w:pPr>
      <w:r>
        <w:rPr>
          <w:color w:val="24292E"/>
          <w:sz w:val="24"/>
          <w:szCs w:val="24"/>
        </w:rPr>
        <w:t>The grid must be two visualizations across on screens medium and larger, and 1 across on extra-small and small screens.</w:t>
      </w:r>
    </w:p>
    <w:p w:rsidR="00E86C48" w:rsidRDefault="00B43D7E">
      <w:pPr>
        <w:pStyle w:val="normal0"/>
        <w:numPr>
          <w:ilvl w:val="0"/>
          <w:numId w:val="3"/>
        </w:numPr>
        <w:spacing w:before="60" w:after="240"/>
        <w:contextualSpacing/>
      </w:pPr>
      <w:r>
        <w:rPr>
          <w:color w:val="24292E"/>
          <w:sz w:val="24"/>
          <w:szCs w:val="24"/>
        </w:rPr>
        <w:t xml:space="preserve">A </w:t>
      </w:r>
      <w:hyperlink w:anchor="_428dajc97iwh">
        <w:r>
          <w:rPr>
            <w:color w:val="0366D6"/>
            <w:sz w:val="24"/>
            <w:szCs w:val="24"/>
            <w:u w:val="single"/>
          </w:rPr>
          <w:t>"Data" page</w:t>
        </w:r>
      </w:hyperlink>
      <w:ins w:id="5" w:author="Katherine Aquino" w:date="2017-09-27T08:57:00Z">
        <w:r>
          <w:rPr>
            <w:color w:val="24292E"/>
            <w:sz w:val="24"/>
            <w:szCs w:val="24"/>
          </w:rPr>
          <w:t>”</w:t>
        </w:r>
      </w:ins>
      <w:r>
        <w:rPr>
          <w:color w:val="24292E"/>
          <w:sz w:val="24"/>
          <w:szCs w:val="24"/>
        </w:rPr>
        <w:t xml:space="preserve"> that:</w:t>
      </w:r>
    </w:p>
    <w:p w:rsidR="00E86C48" w:rsidRDefault="00B43D7E">
      <w:pPr>
        <w:pStyle w:val="normal0"/>
        <w:numPr>
          <w:ilvl w:val="1"/>
          <w:numId w:val="3"/>
        </w:numPr>
        <w:spacing w:before="60" w:after="240"/>
        <w:contextualSpacing/>
      </w:pPr>
      <w:r>
        <w:rPr>
          <w:color w:val="24292E"/>
          <w:sz w:val="24"/>
          <w:szCs w:val="24"/>
        </w:rPr>
        <w:t>Displays a responsive table containing the data used in the visualizations.</w:t>
      </w:r>
    </w:p>
    <w:p w:rsidR="00E86C48" w:rsidRDefault="00B43D7E">
      <w:pPr>
        <w:pStyle w:val="normal0"/>
        <w:numPr>
          <w:ilvl w:val="2"/>
          <w:numId w:val="3"/>
        </w:numPr>
        <w:spacing w:before="60" w:after="240"/>
        <w:contextualSpacing/>
      </w:pPr>
      <w:r>
        <w:rPr>
          <w:color w:val="24292E"/>
          <w:sz w:val="24"/>
          <w:szCs w:val="24"/>
        </w:rPr>
        <w:t>The table must be a bootstrap table component.</w:t>
      </w:r>
    </w:p>
    <w:p w:rsidR="00E86C48" w:rsidRDefault="00B43D7E">
      <w:pPr>
        <w:pStyle w:val="normal0"/>
        <w:numPr>
          <w:ilvl w:val="2"/>
          <w:numId w:val="3"/>
        </w:numPr>
        <w:spacing w:before="120" w:after="240"/>
        <w:contextualSpacing/>
      </w:pPr>
      <w:r>
        <w:rPr>
          <w:color w:val="24292E"/>
          <w:sz w:val="24"/>
          <w:szCs w:val="24"/>
        </w:rPr>
        <w:t xml:space="preserve">The data must come from exporting the </w:t>
      </w:r>
      <w:r>
        <w:rPr>
          <w:rFonts w:ascii="Consolas" w:eastAsia="Consolas" w:hAnsi="Consolas" w:cs="Consolas"/>
          <w:color w:val="24292E"/>
          <w:sz w:val="20"/>
          <w:szCs w:val="20"/>
        </w:rPr>
        <w:t>.csv</w:t>
      </w:r>
      <w:r>
        <w:rPr>
          <w:color w:val="24292E"/>
          <w:sz w:val="24"/>
          <w:szCs w:val="24"/>
        </w:rPr>
        <w:t xml:space="preserve"> file as HTML, or converting it to HTML. You may use a csv-to-html table conversion tool, e.g. </w:t>
      </w:r>
      <w:hyperlink r:id="rId11">
        <w:proofErr w:type="spellStart"/>
        <w:r>
          <w:rPr>
            <w:color w:val="0366D6"/>
            <w:sz w:val="24"/>
            <w:szCs w:val="24"/>
            <w:u w:val="single"/>
          </w:rPr>
          <w:t>ConvertCSV</w:t>
        </w:r>
        <w:proofErr w:type="spellEnd"/>
      </w:hyperlink>
      <w:r>
        <w:rPr>
          <w:color w:val="24292E"/>
          <w:sz w:val="24"/>
          <w:szCs w:val="24"/>
        </w:rPr>
        <w:t>.</w:t>
      </w:r>
    </w:p>
    <w:p w:rsidR="00E86C48" w:rsidRDefault="00B43D7E">
      <w:pPr>
        <w:pStyle w:val="normal0"/>
        <w:spacing w:after="240"/>
        <w:rPr>
          <w:color w:val="24292E"/>
          <w:sz w:val="24"/>
          <w:szCs w:val="24"/>
        </w:rPr>
      </w:pPr>
      <w:r>
        <w:rPr>
          <w:color w:val="24292E"/>
          <w:sz w:val="24"/>
          <w:szCs w:val="24"/>
        </w:rPr>
        <w:t>The website must, at the top of every page, have a navigation menu that:</w:t>
      </w:r>
    </w:p>
    <w:p w:rsidR="00E86C48" w:rsidRDefault="00B43D7E">
      <w:pPr>
        <w:pStyle w:val="normal0"/>
        <w:numPr>
          <w:ilvl w:val="0"/>
          <w:numId w:val="2"/>
        </w:numPr>
        <w:spacing w:after="240"/>
        <w:contextualSpacing/>
      </w:pPr>
      <w:r>
        <w:rPr>
          <w:color w:val="24292E"/>
          <w:sz w:val="24"/>
          <w:szCs w:val="24"/>
        </w:rPr>
        <w:t>Has the name of the site on the left of the nav which allows users to return to the landing page from any page.</w:t>
      </w:r>
    </w:p>
    <w:p w:rsidR="00E86C48" w:rsidRDefault="00B43D7E">
      <w:pPr>
        <w:pStyle w:val="normal0"/>
        <w:numPr>
          <w:ilvl w:val="0"/>
          <w:numId w:val="2"/>
        </w:numPr>
        <w:spacing w:before="60" w:after="240"/>
        <w:contextualSpacing/>
      </w:pPr>
      <w:r>
        <w:rPr>
          <w:color w:val="24292E"/>
          <w:sz w:val="24"/>
          <w:szCs w:val="24"/>
        </w:rPr>
        <w:t>Contains a dropdown on the right of the navbar named "Plots" which provides links to each individual visualization page.</w:t>
      </w:r>
    </w:p>
    <w:p w:rsidR="00E86C48" w:rsidRDefault="00B43D7E">
      <w:pPr>
        <w:pStyle w:val="normal0"/>
        <w:numPr>
          <w:ilvl w:val="0"/>
          <w:numId w:val="2"/>
        </w:numPr>
        <w:spacing w:before="60" w:after="240"/>
        <w:contextualSpacing/>
      </w:pPr>
      <w:r>
        <w:rPr>
          <w:color w:val="24292E"/>
          <w:sz w:val="24"/>
          <w:szCs w:val="24"/>
        </w:rPr>
        <w:t>Provides two more links on the right: "Comparisons" which links to the comparisons page, and "Data" which links to the data page.</w:t>
      </w:r>
    </w:p>
    <w:p w:rsidR="00E86C48" w:rsidRDefault="00B43D7E">
      <w:pPr>
        <w:pStyle w:val="normal0"/>
        <w:numPr>
          <w:ilvl w:val="0"/>
          <w:numId w:val="2"/>
        </w:numPr>
        <w:spacing w:before="60" w:after="240"/>
        <w:contextualSpacing/>
      </w:pPr>
      <w:r>
        <w:rPr>
          <w:color w:val="24292E"/>
          <w:sz w:val="24"/>
          <w:szCs w:val="24"/>
        </w:rPr>
        <w:t xml:space="preserve">Is responsive (using media queries). The nav must have similar behavior as the screenshots </w:t>
      </w:r>
      <w:hyperlink w:anchor="_qia98ghzumfj">
        <w:r>
          <w:rPr>
            <w:color w:val="0366D6"/>
            <w:sz w:val="24"/>
            <w:szCs w:val="24"/>
            <w:u w:val="single"/>
          </w:rPr>
          <w:t>"Navigation Menu" section</w:t>
        </w:r>
      </w:hyperlink>
      <w:r>
        <w:rPr>
          <w:color w:val="24292E"/>
          <w:sz w:val="24"/>
          <w:szCs w:val="24"/>
        </w:rPr>
        <w:t xml:space="preserve"> (notice the background color change).</w:t>
      </w:r>
    </w:p>
    <w:p w:rsidR="00E86C48" w:rsidRDefault="00B43D7E">
      <w:pPr>
        <w:pStyle w:val="normal0"/>
        <w:spacing w:after="240"/>
        <w:rPr>
          <w:color w:val="24292E"/>
          <w:sz w:val="24"/>
          <w:szCs w:val="24"/>
        </w:rPr>
      </w:pPr>
      <w:r>
        <w:rPr>
          <w:color w:val="24292E"/>
          <w:sz w:val="24"/>
          <w:szCs w:val="24"/>
        </w:rPr>
        <w:t>Finally, the website must be deployed to github pages.</w:t>
      </w:r>
    </w:p>
    <w:p w:rsidR="00E86C48" w:rsidRDefault="00B43D7E">
      <w:pPr>
        <w:pStyle w:val="normal0"/>
        <w:spacing w:after="240"/>
        <w:rPr>
          <w:color w:val="24292E"/>
          <w:sz w:val="24"/>
          <w:szCs w:val="24"/>
        </w:rPr>
      </w:pPr>
      <w:r>
        <w:rPr>
          <w:color w:val="24292E"/>
          <w:sz w:val="24"/>
          <w:szCs w:val="24"/>
        </w:rPr>
        <w:t xml:space="preserve">When finished, submit to </w:t>
      </w:r>
      <w:proofErr w:type="spellStart"/>
      <w:r>
        <w:rPr>
          <w:color w:val="24292E"/>
          <w:sz w:val="24"/>
          <w:szCs w:val="24"/>
        </w:rPr>
        <w:t>BootcampSpot</w:t>
      </w:r>
      <w:proofErr w:type="spellEnd"/>
      <w:r>
        <w:rPr>
          <w:color w:val="24292E"/>
          <w:sz w:val="24"/>
          <w:szCs w:val="24"/>
        </w:rPr>
        <w:t xml:space="preserve"> the links to 1) the deployed app and 2) the github repository.</w:t>
      </w:r>
    </w:p>
    <w:p w:rsidR="00E86C48" w:rsidRDefault="00B43D7E">
      <w:pPr>
        <w:pStyle w:val="Heading3"/>
        <w:keepNext w:val="0"/>
        <w:keepLines w:val="0"/>
        <w:spacing w:before="360" w:after="240" w:line="240" w:lineRule="auto"/>
        <w:ind w:left="-300"/>
        <w:rPr>
          <w:b/>
          <w:color w:val="24292E"/>
          <w:sz w:val="33"/>
          <w:szCs w:val="33"/>
        </w:rPr>
      </w:pPr>
      <w:bookmarkStart w:id="6" w:name="_ygh8li4lf14a" w:colFirst="0" w:colLast="0"/>
      <w:bookmarkEnd w:id="6"/>
      <w:r>
        <w:rPr>
          <w:b/>
          <w:color w:val="24292E"/>
          <w:sz w:val="33"/>
          <w:szCs w:val="33"/>
        </w:rPr>
        <w:t>Considerations</w:t>
      </w:r>
    </w:p>
    <w:p w:rsidR="00E86C48" w:rsidRDefault="00B43D7E">
      <w:pPr>
        <w:pStyle w:val="normal0"/>
        <w:numPr>
          <w:ilvl w:val="0"/>
          <w:numId w:val="1"/>
        </w:numPr>
        <w:spacing w:after="240"/>
        <w:contextualSpacing/>
      </w:pPr>
      <w:r>
        <w:rPr>
          <w:color w:val="24292E"/>
          <w:sz w:val="24"/>
          <w:szCs w:val="24"/>
        </w:rPr>
        <w:t xml:space="preserve">You may use the data from HW06 or choose another dataset. Alternatively, you may use the included </w:t>
      </w:r>
      <w:hyperlink r:id="rId12">
        <w:r>
          <w:rPr>
            <w:color w:val="0366D6"/>
            <w:sz w:val="24"/>
            <w:szCs w:val="24"/>
            <w:u w:val="single"/>
          </w:rPr>
          <w:t>cities dataset</w:t>
        </w:r>
      </w:hyperlink>
      <w:r>
        <w:rPr>
          <w:color w:val="24292E"/>
          <w:sz w:val="24"/>
          <w:szCs w:val="24"/>
        </w:rPr>
        <w:t xml:space="preserve"> and pull the images from the </w:t>
      </w:r>
      <w:hyperlink r:id="rId13">
        <w:r>
          <w:rPr>
            <w:color w:val="0366D6"/>
            <w:sz w:val="24"/>
            <w:szCs w:val="24"/>
            <w:u w:val="single"/>
          </w:rPr>
          <w:t>included notebook</w:t>
        </w:r>
      </w:hyperlink>
      <w:r>
        <w:rPr>
          <w:color w:val="24292E"/>
          <w:sz w:val="24"/>
          <w:szCs w:val="24"/>
        </w:rPr>
        <w:t>.</w:t>
      </w:r>
    </w:p>
    <w:p w:rsidR="00E86C48" w:rsidRDefault="00B43D7E">
      <w:pPr>
        <w:pStyle w:val="normal0"/>
        <w:numPr>
          <w:ilvl w:val="0"/>
          <w:numId w:val="1"/>
        </w:numPr>
        <w:spacing w:before="60" w:after="240"/>
        <w:contextualSpacing/>
      </w:pPr>
      <w:r>
        <w:rPr>
          <w:color w:val="24292E"/>
          <w:sz w:val="24"/>
          <w:szCs w:val="24"/>
        </w:rPr>
        <w:t xml:space="preserve">You must use bootstrap. This includes using the bootstrap </w:t>
      </w:r>
      <w:r>
        <w:rPr>
          <w:rFonts w:ascii="Consolas" w:eastAsia="Consolas" w:hAnsi="Consolas" w:cs="Consolas"/>
          <w:color w:val="24292E"/>
          <w:sz w:val="20"/>
          <w:szCs w:val="20"/>
        </w:rPr>
        <w:t>navbar</w:t>
      </w:r>
      <w:r>
        <w:rPr>
          <w:color w:val="24292E"/>
          <w:sz w:val="24"/>
          <w:szCs w:val="24"/>
        </w:rPr>
        <w:t xml:space="preserve"> component for the header on every page, the bootstrap table component for the data page, and the bootstrap grid for responsiveness on the comparison page.</w:t>
      </w:r>
    </w:p>
    <w:p w:rsidR="00E86C48" w:rsidRDefault="00B43D7E">
      <w:pPr>
        <w:pStyle w:val="normal0"/>
        <w:numPr>
          <w:ilvl w:val="0"/>
          <w:numId w:val="1"/>
        </w:numPr>
        <w:spacing w:before="60" w:after="240"/>
        <w:contextualSpacing/>
      </w:pPr>
      <w:r>
        <w:rPr>
          <w:color w:val="24292E"/>
          <w:sz w:val="24"/>
          <w:szCs w:val="24"/>
        </w:rPr>
        <w:lastRenderedPageBreak/>
        <w:t>You must deploy your website to github pages, with the website working on a live, publicly accessible URL as a result.</w:t>
      </w:r>
    </w:p>
    <w:p w:rsidR="00E86C48" w:rsidRDefault="00B43D7E">
      <w:pPr>
        <w:pStyle w:val="normal0"/>
        <w:numPr>
          <w:ilvl w:val="0"/>
          <w:numId w:val="1"/>
        </w:numPr>
        <w:spacing w:before="60" w:after="240"/>
        <w:contextualSpacing/>
      </w:pPr>
      <w:r>
        <w:rPr>
          <w:color w:val="24292E"/>
          <w:sz w:val="24"/>
          <w:szCs w:val="24"/>
        </w:rPr>
        <w:t>Be sure to use a CSS media query for the navigation menu.</w:t>
      </w:r>
    </w:p>
    <w:p w:rsidR="00E86C48" w:rsidRDefault="00B43D7E">
      <w:pPr>
        <w:pStyle w:val="normal0"/>
        <w:numPr>
          <w:ilvl w:val="0"/>
          <w:numId w:val="1"/>
        </w:numPr>
        <w:spacing w:before="60" w:after="240"/>
        <w:contextualSpacing/>
      </w:pPr>
      <w:r>
        <w:rPr>
          <w:color w:val="24292E"/>
          <w:sz w:val="24"/>
          <w:szCs w:val="24"/>
        </w:rPr>
        <w:t>Be sure your website works at all window widths/sizes.</w:t>
      </w:r>
    </w:p>
    <w:p w:rsidR="00E86C48" w:rsidRDefault="00B43D7E">
      <w:pPr>
        <w:pStyle w:val="normal0"/>
        <w:numPr>
          <w:ilvl w:val="0"/>
          <w:numId w:val="1"/>
        </w:numPr>
        <w:spacing w:before="60" w:after="240"/>
        <w:contextualSpacing/>
      </w:pPr>
      <w:r>
        <w:rPr>
          <w:color w:val="24292E"/>
          <w:sz w:val="24"/>
          <w:szCs w:val="24"/>
        </w:rPr>
        <w:t>Feel free to take some liberty in the visual aspects, but keep the core functionality the same.</w:t>
      </w:r>
    </w:p>
    <w:p w:rsidR="00E86C48" w:rsidRDefault="00B43D7E">
      <w:pPr>
        <w:pStyle w:val="Heading3"/>
        <w:keepNext w:val="0"/>
        <w:keepLines w:val="0"/>
        <w:spacing w:before="360" w:after="240" w:line="240" w:lineRule="auto"/>
        <w:ind w:left="-300"/>
        <w:rPr>
          <w:b/>
          <w:color w:val="24292E"/>
          <w:sz w:val="33"/>
          <w:szCs w:val="33"/>
        </w:rPr>
      </w:pPr>
      <w:bookmarkStart w:id="7" w:name="_thpjo4cbaixd" w:colFirst="0" w:colLast="0"/>
      <w:bookmarkEnd w:id="7"/>
      <w:r>
        <w:rPr>
          <w:b/>
          <w:color w:val="24292E"/>
          <w:sz w:val="33"/>
          <w:szCs w:val="33"/>
        </w:rPr>
        <w:t>Bonuses</w:t>
      </w:r>
    </w:p>
    <w:p w:rsidR="00E86C48" w:rsidRDefault="00B43D7E">
      <w:pPr>
        <w:pStyle w:val="normal0"/>
        <w:numPr>
          <w:ilvl w:val="0"/>
          <w:numId w:val="4"/>
        </w:numPr>
        <w:spacing w:after="240"/>
        <w:contextualSpacing/>
      </w:pPr>
      <w:r>
        <w:rPr>
          <w:color w:val="24292E"/>
          <w:sz w:val="24"/>
          <w:szCs w:val="24"/>
        </w:rPr>
        <w:t>Use a different dataset! The requirements above still hold, but make it your own.</w:t>
      </w:r>
    </w:p>
    <w:p w:rsidR="00E86C48" w:rsidRDefault="00B43D7E">
      <w:pPr>
        <w:pStyle w:val="normal0"/>
        <w:numPr>
          <w:ilvl w:val="0"/>
          <w:numId w:val="4"/>
        </w:numPr>
        <w:spacing w:before="60" w:after="240"/>
        <w:contextualSpacing/>
      </w:pPr>
      <w:r>
        <w:rPr>
          <w:color w:val="24292E"/>
          <w:sz w:val="24"/>
          <w:szCs w:val="24"/>
        </w:rPr>
        <w:t xml:space="preserve">Use a bootstrap theme to customize your website. You may use a tool like </w:t>
      </w:r>
      <w:hyperlink r:id="rId14">
        <w:proofErr w:type="spellStart"/>
        <w:r>
          <w:rPr>
            <w:color w:val="0366D6"/>
            <w:sz w:val="24"/>
            <w:szCs w:val="24"/>
            <w:u w:val="single"/>
          </w:rPr>
          <w:t>Bootswatch</w:t>
        </w:r>
        <w:proofErr w:type="spellEnd"/>
      </w:hyperlink>
      <w:r>
        <w:rPr>
          <w:color w:val="24292E"/>
          <w:sz w:val="24"/>
          <w:szCs w:val="24"/>
        </w:rPr>
        <w:t>. Make it look snazzy, give it some attitude. If using this, be sure you also meet all of the requirements listed above.</w:t>
      </w:r>
    </w:p>
    <w:p w:rsidR="00E86C48" w:rsidRDefault="00B43D7E">
      <w:pPr>
        <w:pStyle w:val="normal0"/>
        <w:numPr>
          <w:ilvl w:val="0"/>
          <w:numId w:val="4"/>
        </w:numPr>
        <w:spacing w:before="60" w:after="240"/>
        <w:contextualSpacing/>
      </w:pPr>
      <w:r>
        <w:rPr>
          <w:color w:val="24292E"/>
          <w:sz w:val="24"/>
          <w:szCs w:val="24"/>
        </w:rPr>
        <w:t>Add extra visualizations! The more comparisons the better, right?</w:t>
      </w:r>
    </w:p>
    <w:p w:rsidR="00E86C48" w:rsidRDefault="00B43D7E">
      <w:pPr>
        <w:pStyle w:val="normal0"/>
        <w:numPr>
          <w:ilvl w:val="0"/>
          <w:numId w:val="4"/>
        </w:numPr>
        <w:spacing w:before="60" w:after="240"/>
        <w:contextualSpacing/>
      </w:pPr>
      <w:r>
        <w:rPr>
          <w:color w:val="24292E"/>
          <w:sz w:val="24"/>
          <w:szCs w:val="24"/>
        </w:rPr>
        <w:t xml:space="preserve">Use meaningful </w:t>
      </w:r>
      <w:proofErr w:type="spellStart"/>
      <w:r>
        <w:rPr>
          <w:color w:val="24292E"/>
          <w:sz w:val="24"/>
          <w:szCs w:val="24"/>
        </w:rPr>
        <w:t>glyphicons</w:t>
      </w:r>
      <w:proofErr w:type="spellEnd"/>
      <w:r>
        <w:rPr>
          <w:color w:val="24292E"/>
          <w:sz w:val="24"/>
          <w:szCs w:val="24"/>
        </w:rPr>
        <w:t xml:space="preserve"> next to links in the header.</w:t>
      </w:r>
    </w:p>
    <w:p w:rsidR="00E86C48" w:rsidRDefault="00B43D7E">
      <w:pPr>
        <w:pStyle w:val="normal0"/>
        <w:numPr>
          <w:ilvl w:val="0"/>
          <w:numId w:val="4"/>
        </w:numPr>
        <w:spacing w:before="60" w:after="240"/>
        <w:contextualSpacing/>
      </w:pPr>
      <w:r>
        <w:rPr>
          <w:color w:val="24292E"/>
          <w:sz w:val="24"/>
          <w:szCs w:val="24"/>
        </w:rPr>
        <w:t>Have visualization navigation on every visualizations page with an active state. See the screenshots below.</w:t>
      </w:r>
    </w:p>
    <w:p w:rsidR="009B4ED8" w:rsidRDefault="009B4ED8" w:rsidP="009B4ED8">
      <w:pPr>
        <w:pStyle w:val="Heading3"/>
        <w:keepNext w:val="0"/>
        <w:keepLines w:val="0"/>
        <w:spacing w:before="360" w:after="240" w:line="240" w:lineRule="auto"/>
        <w:ind w:left="-300"/>
        <w:rPr>
          <w:b/>
          <w:color w:val="24292E"/>
          <w:sz w:val="33"/>
          <w:szCs w:val="33"/>
        </w:rPr>
      </w:pPr>
      <w:bookmarkStart w:id="8" w:name="_egzf93sj9bid" w:colFirst="0" w:colLast="0"/>
      <w:bookmarkEnd w:id="8"/>
      <w:r>
        <w:rPr>
          <w:b/>
          <w:color w:val="24292E"/>
          <w:sz w:val="33"/>
          <w:szCs w:val="33"/>
        </w:rPr>
        <w:t>Downloads and Links (added by chrisg)</w:t>
      </w:r>
    </w:p>
    <w:p w:rsidR="009B4ED8" w:rsidRDefault="00252B5B" w:rsidP="009B4ED8">
      <w:pPr>
        <w:pStyle w:val="normal0"/>
        <w:numPr>
          <w:ilvl w:val="0"/>
          <w:numId w:val="4"/>
        </w:numPr>
      </w:pPr>
      <w:hyperlink r:id="rId15" w:history="1">
        <w:r w:rsidR="009B4ED8" w:rsidRPr="009B4ED8">
          <w:rPr>
            <w:rStyle w:val="Hyperlink"/>
          </w:rPr>
          <w:t>http://learnlayout.com/no-layout.html</w:t>
        </w:r>
      </w:hyperlink>
    </w:p>
    <w:p w:rsidR="009B4ED8" w:rsidRDefault="00252B5B" w:rsidP="009B4ED8">
      <w:pPr>
        <w:pStyle w:val="normal0"/>
        <w:numPr>
          <w:ilvl w:val="0"/>
          <w:numId w:val="4"/>
        </w:numPr>
        <w:spacing w:after="240"/>
        <w:contextualSpacing/>
      </w:pPr>
      <w:hyperlink r:id="rId16" w:history="1">
        <w:r w:rsidR="009B4ED8" w:rsidRPr="009B4ED8">
          <w:rPr>
            <w:rStyle w:val="Hyperlink"/>
          </w:rPr>
          <w:t>https://jquery.com/download/</w:t>
        </w:r>
      </w:hyperlink>
      <w:r w:rsidR="009B4ED8">
        <w:t xml:space="preserve"> to download </w:t>
      </w:r>
      <w:r w:rsidR="009B4ED8" w:rsidRPr="009B4ED8">
        <w:t>"Download the uncompressed, development jQuery 3.2.1"</w:t>
      </w:r>
    </w:p>
    <w:p w:rsidR="009B4ED8" w:rsidRDefault="00252B5B" w:rsidP="009B4ED8">
      <w:pPr>
        <w:pStyle w:val="normal0"/>
        <w:numPr>
          <w:ilvl w:val="0"/>
          <w:numId w:val="4"/>
        </w:numPr>
        <w:spacing w:after="240"/>
        <w:contextualSpacing/>
      </w:pPr>
      <w:hyperlink r:id="rId17" w:history="1">
        <w:r w:rsidR="009B4ED8" w:rsidRPr="009B4ED8">
          <w:rPr>
            <w:rStyle w:val="Hyperlink"/>
          </w:rPr>
          <w:t>http://getbootstrap.com/docs/3.3/getting-started/#download</w:t>
        </w:r>
      </w:hyperlink>
    </w:p>
    <w:p w:rsidR="00B43D7E" w:rsidRDefault="00B43D7E" w:rsidP="00B43D7E">
      <w:pPr>
        <w:pStyle w:val="normal0"/>
        <w:numPr>
          <w:ilvl w:val="0"/>
          <w:numId w:val="4"/>
        </w:numPr>
        <w:spacing w:after="240"/>
        <w:contextualSpacing/>
      </w:pPr>
      <w:r>
        <w:t xml:space="preserve">Added these lines between the &lt;head&gt; tags to all pages with a navbar: </w:t>
      </w:r>
    </w:p>
    <w:p w:rsidR="00B43D7E" w:rsidRDefault="00B43D7E" w:rsidP="00B43D7E">
      <w:pPr>
        <w:pStyle w:val="normal0"/>
        <w:numPr>
          <w:ilvl w:val="0"/>
          <w:numId w:val="4"/>
        </w:numPr>
        <w:spacing w:after="240"/>
        <w:contextualSpacing/>
      </w:pPr>
      <w:r>
        <w:t>&lt;!-- bootstrapcdn stylesheet --&gt;</w:t>
      </w:r>
    </w:p>
    <w:p w:rsidR="009B4ED8" w:rsidRDefault="00B43D7E" w:rsidP="00B43D7E">
      <w:pPr>
        <w:pStyle w:val="normal0"/>
        <w:numPr>
          <w:ilvl w:val="0"/>
          <w:numId w:val="4"/>
        </w:numPr>
        <w:spacing w:after="240"/>
        <w:contextualSpacing/>
      </w:pPr>
      <w:r>
        <w:t>&lt;link type="text/css" rel="stylesheet" href="https://maxcdn.bootstrapcdn.com/bootstrap/3.3.7/css/bootstrap.css"&gt;</w:t>
      </w:r>
    </w:p>
    <w:p w:rsidR="006323D0" w:rsidRPr="009B4ED8" w:rsidRDefault="006323D0" w:rsidP="00B43D7E">
      <w:pPr>
        <w:pStyle w:val="normal0"/>
        <w:numPr>
          <w:ilvl w:val="0"/>
          <w:numId w:val="4"/>
        </w:numPr>
        <w:spacing w:after="240"/>
        <w:contextualSpacing/>
      </w:pPr>
      <w:hyperlink r:id="rId18" w:history="1">
        <w:r w:rsidRPr="006323D0">
          <w:rPr>
            <w:rStyle w:val="Hyperlink"/>
          </w:rPr>
          <w:t>http://www.convertcsv.com/csv-to-html.htm</w:t>
        </w:r>
      </w:hyperlink>
    </w:p>
    <w:p w:rsidR="00E86C48" w:rsidRDefault="00B43D7E">
      <w:pPr>
        <w:pStyle w:val="Heading3"/>
        <w:keepNext w:val="0"/>
        <w:keepLines w:val="0"/>
        <w:spacing w:before="360" w:after="240" w:line="240" w:lineRule="auto"/>
        <w:ind w:left="-300"/>
        <w:rPr>
          <w:b/>
          <w:color w:val="24292E"/>
          <w:sz w:val="33"/>
          <w:szCs w:val="33"/>
        </w:rPr>
      </w:pPr>
      <w:r>
        <w:rPr>
          <w:b/>
          <w:color w:val="24292E"/>
          <w:sz w:val="33"/>
          <w:szCs w:val="33"/>
        </w:rPr>
        <w:t>Screenshots</w:t>
      </w:r>
    </w:p>
    <w:p w:rsidR="00E86C48" w:rsidRDefault="00B43D7E">
      <w:pPr>
        <w:pStyle w:val="normal0"/>
        <w:spacing w:after="240"/>
        <w:rPr>
          <w:color w:val="24292E"/>
          <w:sz w:val="24"/>
          <w:szCs w:val="24"/>
        </w:rPr>
      </w:pPr>
      <w:r>
        <w:rPr>
          <w:color w:val="24292E"/>
          <w:sz w:val="24"/>
          <w:szCs w:val="24"/>
        </w:rPr>
        <w:t>This section contains screenshots of each page that must be built, at varying screen widths. These are a guide; you can meet the requirements without having the pages look exactly like the below images.</w:t>
      </w:r>
    </w:p>
    <w:p w:rsidR="00E86C48" w:rsidRDefault="00B43D7E">
      <w:pPr>
        <w:pStyle w:val="Heading4"/>
        <w:keepNext w:val="0"/>
        <w:keepLines w:val="0"/>
        <w:spacing w:before="360" w:after="240" w:line="240" w:lineRule="auto"/>
        <w:ind w:left="-300"/>
        <w:rPr>
          <w:b/>
          <w:color w:val="24292E"/>
        </w:rPr>
      </w:pPr>
      <w:bookmarkStart w:id="9" w:name="_q64d9paor7vr" w:colFirst="0" w:colLast="0"/>
      <w:bookmarkEnd w:id="9"/>
      <w:r>
        <w:rPr>
          <w:b/>
          <w:color w:val="24292E"/>
        </w:rPr>
        <w:t>Landing page</w:t>
      </w:r>
    </w:p>
    <w:p w:rsidR="00E86C48" w:rsidRDefault="00B43D7E">
      <w:pPr>
        <w:pStyle w:val="normal0"/>
        <w:spacing w:after="240"/>
        <w:rPr>
          <w:color w:val="24292E"/>
          <w:sz w:val="24"/>
          <w:szCs w:val="24"/>
        </w:rPr>
      </w:pPr>
      <w:r>
        <w:rPr>
          <w:color w:val="24292E"/>
          <w:sz w:val="24"/>
          <w:szCs w:val="24"/>
        </w:rPr>
        <w:lastRenderedPageBreak/>
        <w:t xml:space="preserve">Large screen: </w:t>
      </w:r>
      <w:r>
        <w:rPr>
          <w:noProof/>
          <w:color w:val="24292E"/>
          <w:sz w:val="24"/>
          <w:szCs w:val="24"/>
        </w:rPr>
        <w:drawing>
          <wp:inline distT="114300" distB="114300" distL="114300" distR="114300">
            <wp:extent cx="5943600" cy="4051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cstate="print"/>
                    <a:srcRect/>
                    <a:stretch>
                      <a:fillRect/>
                    </a:stretch>
                  </pic:blipFill>
                  <pic:spPr>
                    <a:xfrm>
                      <a:off x="0" y="0"/>
                      <a:ext cx="5943600" cy="4051300"/>
                    </a:xfrm>
                    <a:prstGeom prst="rect">
                      <a:avLst/>
                    </a:prstGeom>
                    <a:ln/>
                  </pic:spPr>
                </pic:pic>
              </a:graphicData>
            </a:graphic>
          </wp:inline>
        </w:drawing>
      </w:r>
    </w:p>
    <w:p w:rsidR="00E86C48" w:rsidRDefault="00B43D7E">
      <w:pPr>
        <w:pStyle w:val="normal0"/>
        <w:spacing w:after="240"/>
        <w:rPr>
          <w:color w:val="24292E"/>
          <w:sz w:val="24"/>
          <w:szCs w:val="24"/>
        </w:rPr>
      </w:pPr>
      <w:r>
        <w:rPr>
          <w:color w:val="24292E"/>
          <w:sz w:val="24"/>
          <w:szCs w:val="24"/>
        </w:rPr>
        <w:t xml:space="preserve">Small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8293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cstate="print"/>
                    <a:srcRect/>
                    <a:stretch>
                      <a:fillRect/>
                    </a:stretch>
                  </pic:blipFill>
                  <pic:spPr>
                    <a:xfrm>
                      <a:off x="0" y="0"/>
                      <a:ext cx="5943600" cy="8293100"/>
                    </a:xfrm>
                    <a:prstGeom prst="rect">
                      <a:avLst/>
                    </a:prstGeom>
                    <a:ln/>
                  </pic:spPr>
                </pic:pic>
              </a:graphicData>
            </a:graphic>
          </wp:inline>
        </w:drawing>
      </w:r>
    </w:p>
    <w:p w:rsidR="00E86C48" w:rsidRDefault="00B43D7E">
      <w:pPr>
        <w:pStyle w:val="Heading4"/>
        <w:keepNext w:val="0"/>
        <w:keepLines w:val="0"/>
        <w:spacing w:before="360" w:after="240" w:line="240" w:lineRule="auto"/>
        <w:ind w:left="-300"/>
        <w:rPr>
          <w:b/>
          <w:color w:val="24292E"/>
        </w:rPr>
      </w:pPr>
      <w:bookmarkStart w:id="10" w:name="_uwepvvzcr32h" w:colFirst="0" w:colLast="0"/>
      <w:bookmarkEnd w:id="10"/>
      <w:r>
        <w:rPr>
          <w:b/>
          <w:color w:val="24292E"/>
        </w:rPr>
        <w:lastRenderedPageBreak/>
        <w:t>Comparisons page</w:t>
      </w:r>
    </w:p>
    <w:p w:rsidR="00E86C48" w:rsidRDefault="00B43D7E">
      <w:pPr>
        <w:pStyle w:val="normal0"/>
        <w:spacing w:after="240"/>
        <w:rPr>
          <w:color w:val="24292E"/>
          <w:sz w:val="24"/>
          <w:szCs w:val="24"/>
        </w:rPr>
      </w:pPr>
      <w:r>
        <w:rPr>
          <w:color w:val="24292E"/>
          <w:sz w:val="24"/>
          <w:szCs w:val="24"/>
        </w:rPr>
        <w:t xml:space="preserve">Large screen: </w:t>
      </w:r>
    </w:p>
    <w:p w:rsidR="00E86C48" w:rsidRDefault="00B43D7E">
      <w:pPr>
        <w:pStyle w:val="normal0"/>
        <w:spacing w:after="240"/>
        <w:rPr>
          <w:color w:val="24292E"/>
          <w:sz w:val="24"/>
          <w:szCs w:val="24"/>
        </w:rPr>
      </w:pPr>
      <w:r>
        <w:rPr>
          <w:noProof/>
          <w:color w:val="24292E"/>
          <w:sz w:val="24"/>
          <w:szCs w:val="24"/>
        </w:rPr>
        <w:drawing>
          <wp:inline distT="114300" distB="114300" distL="114300" distR="114300">
            <wp:extent cx="5943600" cy="56769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cstate="print"/>
                    <a:srcRect/>
                    <a:stretch>
                      <a:fillRect/>
                    </a:stretch>
                  </pic:blipFill>
                  <pic:spPr>
                    <a:xfrm>
                      <a:off x="0" y="0"/>
                      <a:ext cx="5943600" cy="5676900"/>
                    </a:xfrm>
                    <a:prstGeom prst="rect">
                      <a:avLst/>
                    </a:prstGeom>
                    <a:ln/>
                  </pic:spPr>
                </pic:pic>
              </a:graphicData>
            </a:graphic>
          </wp:inline>
        </w:drawing>
      </w:r>
    </w:p>
    <w:p w:rsidR="00E86C48" w:rsidRDefault="00B43D7E">
      <w:pPr>
        <w:pStyle w:val="normal0"/>
        <w:spacing w:after="240"/>
        <w:rPr>
          <w:color w:val="24292E"/>
          <w:sz w:val="24"/>
          <w:szCs w:val="24"/>
        </w:rPr>
      </w:pPr>
      <w:r>
        <w:rPr>
          <w:color w:val="24292E"/>
          <w:sz w:val="24"/>
          <w:szCs w:val="24"/>
        </w:rPr>
        <w:t xml:space="preserve">Small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75819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cstate="print"/>
                    <a:srcRect/>
                    <a:stretch>
                      <a:fillRect/>
                    </a:stretch>
                  </pic:blipFill>
                  <pic:spPr>
                    <a:xfrm>
                      <a:off x="0" y="0"/>
                      <a:ext cx="5943600" cy="7581900"/>
                    </a:xfrm>
                    <a:prstGeom prst="rect">
                      <a:avLst/>
                    </a:prstGeom>
                    <a:ln/>
                  </pic:spPr>
                </pic:pic>
              </a:graphicData>
            </a:graphic>
          </wp:inline>
        </w:drawing>
      </w:r>
    </w:p>
    <w:p w:rsidR="00E86C48" w:rsidRDefault="00B43D7E">
      <w:pPr>
        <w:pStyle w:val="Heading4"/>
        <w:keepNext w:val="0"/>
        <w:keepLines w:val="0"/>
        <w:spacing w:before="360" w:after="240" w:line="240" w:lineRule="auto"/>
        <w:ind w:left="-300"/>
        <w:rPr>
          <w:b/>
          <w:color w:val="24292E"/>
        </w:rPr>
      </w:pPr>
      <w:bookmarkStart w:id="11" w:name="_428dajc97iwh" w:colFirst="0" w:colLast="0"/>
      <w:bookmarkEnd w:id="11"/>
      <w:r>
        <w:rPr>
          <w:b/>
          <w:color w:val="24292E"/>
        </w:rPr>
        <w:t>Data page</w:t>
      </w:r>
    </w:p>
    <w:p w:rsidR="00E86C48" w:rsidRDefault="00B43D7E">
      <w:pPr>
        <w:pStyle w:val="normal0"/>
        <w:spacing w:after="240"/>
        <w:rPr>
          <w:color w:val="24292E"/>
          <w:sz w:val="24"/>
          <w:szCs w:val="24"/>
        </w:rPr>
      </w:pPr>
      <w:r>
        <w:rPr>
          <w:color w:val="24292E"/>
          <w:sz w:val="24"/>
          <w:szCs w:val="24"/>
        </w:rPr>
        <w:lastRenderedPageBreak/>
        <w:t xml:space="preserve">Large screen: </w:t>
      </w:r>
    </w:p>
    <w:p w:rsidR="00E86C48" w:rsidRDefault="00B43D7E">
      <w:pPr>
        <w:pStyle w:val="normal0"/>
        <w:spacing w:after="240"/>
        <w:rPr>
          <w:color w:val="24292E"/>
          <w:sz w:val="24"/>
          <w:szCs w:val="24"/>
        </w:rPr>
      </w:pPr>
      <w:r>
        <w:rPr>
          <w:noProof/>
          <w:color w:val="24292E"/>
          <w:sz w:val="24"/>
          <w:szCs w:val="24"/>
        </w:rPr>
        <w:drawing>
          <wp:inline distT="114300" distB="114300" distL="114300" distR="114300">
            <wp:extent cx="5943600" cy="56769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srcRect/>
                    <a:stretch>
                      <a:fillRect/>
                    </a:stretch>
                  </pic:blipFill>
                  <pic:spPr>
                    <a:xfrm>
                      <a:off x="0" y="0"/>
                      <a:ext cx="5943600" cy="5676900"/>
                    </a:xfrm>
                    <a:prstGeom prst="rect">
                      <a:avLst/>
                    </a:prstGeom>
                    <a:ln/>
                  </pic:spPr>
                </pic:pic>
              </a:graphicData>
            </a:graphic>
          </wp:inline>
        </w:drawing>
      </w:r>
    </w:p>
    <w:p w:rsidR="00E86C48" w:rsidRDefault="00B43D7E">
      <w:pPr>
        <w:pStyle w:val="normal0"/>
        <w:spacing w:after="240"/>
        <w:rPr>
          <w:color w:val="24292E"/>
          <w:sz w:val="24"/>
          <w:szCs w:val="24"/>
        </w:rPr>
      </w:pPr>
      <w:r>
        <w:rPr>
          <w:color w:val="24292E"/>
          <w:sz w:val="24"/>
          <w:szCs w:val="24"/>
        </w:rPr>
        <w:t xml:space="preserve">Small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63627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cstate="print"/>
                    <a:srcRect/>
                    <a:stretch>
                      <a:fillRect/>
                    </a:stretch>
                  </pic:blipFill>
                  <pic:spPr>
                    <a:xfrm>
                      <a:off x="0" y="0"/>
                      <a:ext cx="5943600" cy="6362700"/>
                    </a:xfrm>
                    <a:prstGeom prst="rect">
                      <a:avLst/>
                    </a:prstGeom>
                    <a:ln/>
                  </pic:spPr>
                </pic:pic>
              </a:graphicData>
            </a:graphic>
          </wp:inline>
        </w:drawing>
      </w:r>
    </w:p>
    <w:p w:rsidR="00E86C48" w:rsidRDefault="00B43D7E">
      <w:pPr>
        <w:pStyle w:val="Heading4"/>
        <w:keepNext w:val="0"/>
        <w:keepLines w:val="0"/>
        <w:spacing w:before="360" w:after="240" w:line="240" w:lineRule="auto"/>
        <w:ind w:left="-300"/>
        <w:rPr>
          <w:b/>
          <w:color w:val="24292E"/>
        </w:rPr>
      </w:pPr>
      <w:bookmarkStart w:id="12" w:name="_x5pp4yk7yfhx" w:colFirst="0" w:colLast="0"/>
      <w:bookmarkEnd w:id="12"/>
      <w:r>
        <w:rPr>
          <w:b/>
          <w:color w:val="24292E"/>
        </w:rPr>
        <w:t>Visualization pages</w:t>
      </w:r>
    </w:p>
    <w:p w:rsidR="00E86C48" w:rsidRDefault="00B43D7E">
      <w:pPr>
        <w:pStyle w:val="normal0"/>
        <w:spacing w:after="240"/>
        <w:rPr>
          <w:color w:val="24292E"/>
          <w:sz w:val="24"/>
          <w:szCs w:val="24"/>
        </w:rPr>
      </w:pPr>
      <w:r>
        <w:rPr>
          <w:color w:val="24292E"/>
          <w:sz w:val="24"/>
          <w:szCs w:val="24"/>
        </w:rPr>
        <w:t>You'll build four of these, one for each visualization. Here's an example of one:</w:t>
      </w:r>
    </w:p>
    <w:p w:rsidR="00E86C48" w:rsidRDefault="00B43D7E">
      <w:pPr>
        <w:pStyle w:val="normal0"/>
        <w:spacing w:after="240"/>
        <w:rPr>
          <w:color w:val="24292E"/>
          <w:sz w:val="24"/>
          <w:szCs w:val="24"/>
        </w:rPr>
      </w:pPr>
      <w:r>
        <w:rPr>
          <w:color w:val="24292E"/>
          <w:sz w:val="24"/>
          <w:szCs w:val="24"/>
        </w:rPr>
        <w:t xml:space="preserve">Large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53848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cstate="print"/>
                    <a:srcRect/>
                    <a:stretch>
                      <a:fillRect/>
                    </a:stretch>
                  </pic:blipFill>
                  <pic:spPr>
                    <a:xfrm>
                      <a:off x="0" y="0"/>
                      <a:ext cx="5943600" cy="5384800"/>
                    </a:xfrm>
                    <a:prstGeom prst="rect">
                      <a:avLst/>
                    </a:prstGeom>
                    <a:ln/>
                  </pic:spPr>
                </pic:pic>
              </a:graphicData>
            </a:graphic>
          </wp:inline>
        </w:drawing>
      </w:r>
    </w:p>
    <w:p w:rsidR="00E86C48" w:rsidRDefault="00B43D7E">
      <w:pPr>
        <w:pStyle w:val="normal0"/>
        <w:spacing w:after="240"/>
        <w:rPr>
          <w:color w:val="24292E"/>
          <w:sz w:val="24"/>
          <w:szCs w:val="24"/>
        </w:rPr>
      </w:pPr>
      <w:r>
        <w:rPr>
          <w:color w:val="24292E"/>
          <w:sz w:val="24"/>
          <w:szCs w:val="24"/>
        </w:rPr>
        <w:t xml:space="preserve">Small screen: </w:t>
      </w:r>
    </w:p>
    <w:p w:rsidR="00E86C48" w:rsidRDefault="00B43D7E">
      <w:pPr>
        <w:pStyle w:val="normal0"/>
        <w:spacing w:after="240"/>
        <w:rPr>
          <w:color w:val="24292E"/>
          <w:sz w:val="24"/>
          <w:szCs w:val="24"/>
        </w:rPr>
      </w:pPr>
      <w:r>
        <w:rPr>
          <w:noProof/>
          <w:color w:val="24292E"/>
          <w:sz w:val="24"/>
          <w:szCs w:val="24"/>
        </w:rPr>
        <w:lastRenderedPageBreak/>
        <w:drawing>
          <wp:inline distT="114300" distB="114300" distL="114300" distR="114300">
            <wp:extent cx="5943600" cy="81153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cstate="print"/>
                    <a:srcRect/>
                    <a:stretch>
                      <a:fillRect/>
                    </a:stretch>
                  </pic:blipFill>
                  <pic:spPr>
                    <a:xfrm>
                      <a:off x="0" y="0"/>
                      <a:ext cx="5943600" cy="8115300"/>
                    </a:xfrm>
                    <a:prstGeom prst="rect">
                      <a:avLst/>
                    </a:prstGeom>
                    <a:ln/>
                  </pic:spPr>
                </pic:pic>
              </a:graphicData>
            </a:graphic>
          </wp:inline>
        </w:drawing>
      </w:r>
    </w:p>
    <w:p w:rsidR="00E86C48" w:rsidRDefault="00B43D7E">
      <w:pPr>
        <w:pStyle w:val="Heading4"/>
        <w:keepNext w:val="0"/>
        <w:keepLines w:val="0"/>
        <w:spacing w:before="360" w:after="240" w:line="240" w:lineRule="auto"/>
        <w:ind w:left="-300"/>
        <w:rPr>
          <w:b/>
          <w:color w:val="24292E"/>
        </w:rPr>
      </w:pPr>
      <w:bookmarkStart w:id="13" w:name="_qia98ghzumfj" w:colFirst="0" w:colLast="0"/>
      <w:bookmarkEnd w:id="13"/>
      <w:r>
        <w:rPr>
          <w:b/>
          <w:color w:val="24292E"/>
        </w:rPr>
        <w:lastRenderedPageBreak/>
        <w:t>Navigation menu</w:t>
      </w:r>
    </w:p>
    <w:p w:rsidR="00E86C48" w:rsidRDefault="00B43D7E">
      <w:pPr>
        <w:pStyle w:val="normal0"/>
        <w:spacing w:after="240"/>
        <w:rPr>
          <w:color w:val="24292E"/>
          <w:sz w:val="24"/>
          <w:szCs w:val="24"/>
        </w:rPr>
      </w:pPr>
      <w:r>
        <w:rPr>
          <w:color w:val="24292E"/>
          <w:sz w:val="24"/>
          <w:szCs w:val="24"/>
        </w:rPr>
        <w:t xml:space="preserve">Large screen: </w:t>
      </w:r>
    </w:p>
    <w:p w:rsidR="00E86C48" w:rsidRDefault="00B43D7E">
      <w:pPr>
        <w:pStyle w:val="normal0"/>
        <w:spacing w:after="240"/>
        <w:rPr>
          <w:color w:val="24292E"/>
          <w:sz w:val="24"/>
          <w:szCs w:val="24"/>
        </w:rPr>
      </w:pPr>
      <w:r>
        <w:rPr>
          <w:noProof/>
          <w:color w:val="24292E"/>
          <w:sz w:val="24"/>
          <w:szCs w:val="24"/>
        </w:rPr>
        <w:drawing>
          <wp:inline distT="114300" distB="114300" distL="114300" distR="114300">
            <wp:extent cx="5943600" cy="11811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cstate="print"/>
                    <a:srcRect/>
                    <a:stretch>
                      <a:fillRect/>
                    </a:stretch>
                  </pic:blipFill>
                  <pic:spPr>
                    <a:xfrm>
                      <a:off x="0" y="0"/>
                      <a:ext cx="5943600" cy="1181100"/>
                    </a:xfrm>
                    <a:prstGeom prst="rect">
                      <a:avLst/>
                    </a:prstGeom>
                    <a:ln/>
                  </pic:spPr>
                </pic:pic>
              </a:graphicData>
            </a:graphic>
          </wp:inline>
        </w:drawing>
      </w:r>
    </w:p>
    <w:p w:rsidR="00E86C48" w:rsidRDefault="00B43D7E">
      <w:pPr>
        <w:pStyle w:val="normal0"/>
        <w:rPr>
          <w:color w:val="24292E"/>
          <w:sz w:val="24"/>
          <w:szCs w:val="24"/>
        </w:rPr>
      </w:pPr>
      <w:r>
        <w:rPr>
          <w:color w:val="24292E"/>
          <w:sz w:val="24"/>
          <w:szCs w:val="24"/>
        </w:rPr>
        <w:t xml:space="preserve">Small screen: </w:t>
      </w:r>
    </w:p>
    <w:p w:rsidR="00E86C48" w:rsidRDefault="00B43D7E">
      <w:pPr>
        <w:pStyle w:val="normal0"/>
        <w:rPr>
          <w:color w:val="24292E"/>
          <w:sz w:val="24"/>
          <w:szCs w:val="24"/>
        </w:rPr>
      </w:pPr>
      <w:r>
        <w:rPr>
          <w:noProof/>
          <w:color w:val="24292E"/>
          <w:sz w:val="24"/>
          <w:szCs w:val="24"/>
        </w:rPr>
        <w:drawing>
          <wp:inline distT="114300" distB="114300" distL="114300" distR="114300">
            <wp:extent cx="5943600" cy="4064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4064000"/>
                    </a:xfrm>
                    <a:prstGeom prst="rect">
                      <a:avLst/>
                    </a:prstGeom>
                    <a:ln/>
                  </pic:spPr>
                </pic:pic>
              </a:graphicData>
            </a:graphic>
          </wp:inline>
        </w:drawing>
      </w:r>
    </w:p>
    <w:sectPr w:rsidR="00E86C48" w:rsidSect="00E86C48">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64730C"/>
    <w:multiLevelType w:val="multilevel"/>
    <w:tmpl w:val="DB8ACFCA"/>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bullet"/>
      <w:lvlText w:val="■"/>
      <w:lvlJc w:val="left"/>
      <w:pPr>
        <w:ind w:left="2160" w:hanging="360"/>
      </w:pPr>
      <w:rPr>
        <w:rFonts w:ascii="Arial" w:eastAsia="Arial" w:hAnsi="Arial" w:cs="Arial"/>
        <w:color w:val="24292E"/>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AD17A11"/>
    <w:multiLevelType w:val="multilevel"/>
    <w:tmpl w:val="844A7520"/>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CB92430"/>
    <w:multiLevelType w:val="hybridMultilevel"/>
    <w:tmpl w:val="F856A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705D14"/>
    <w:multiLevelType w:val="multilevel"/>
    <w:tmpl w:val="41DCE30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04A3CD9"/>
    <w:multiLevelType w:val="multilevel"/>
    <w:tmpl w:val="A260D41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characterSpacingControl w:val="doNotCompress"/>
  <w:compat/>
  <w:rsids>
    <w:rsidRoot w:val="00E86C48"/>
    <w:rsid w:val="00252B5B"/>
    <w:rsid w:val="006323D0"/>
    <w:rsid w:val="009B4ED8"/>
    <w:rsid w:val="00B43D7E"/>
    <w:rsid w:val="00E86C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B5B"/>
  </w:style>
  <w:style w:type="paragraph" w:styleId="Heading1">
    <w:name w:val="heading 1"/>
    <w:basedOn w:val="normal0"/>
    <w:next w:val="normal0"/>
    <w:rsid w:val="00E86C48"/>
    <w:pPr>
      <w:keepNext/>
      <w:keepLines/>
      <w:spacing w:before="400" w:after="120"/>
      <w:outlineLvl w:val="0"/>
    </w:pPr>
    <w:rPr>
      <w:sz w:val="40"/>
      <w:szCs w:val="40"/>
    </w:rPr>
  </w:style>
  <w:style w:type="paragraph" w:styleId="Heading2">
    <w:name w:val="heading 2"/>
    <w:basedOn w:val="normal0"/>
    <w:next w:val="normal0"/>
    <w:rsid w:val="00E86C48"/>
    <w:pPr>
      <w:keepNext/>
      <w:keepLines/>
      <w:spacing w:before="360" w:after="120"/>
      <w:outlineLvl w:val="1"/>
    </w:pPr>
    <w:rPr>
      <w:sz w:val="32"/>
      <w:szCs w:val="32"/>
    </w:rPr>
  </w:style>
  <w:style w:type="paragraph" w:styleId="Heading3">
    <w:name w:val="heading 3"/>
    <w:basedOn w:val="normal0"/>
    <w:next w:val="normal0"/>
    <w:rsid w:val="00E86C48"/>
    <w:pPr>
      <w:keepNext/>
      <w:keepLines/>
      <w:spacing w:before="320" w:after="80"/>
      <w:outlineLvl w:val="2"/>
    </w:pPr>
    <w:rPr>
      <w:color w:val="434343"/>
      <w:sz w:val="28"/>
      <w:szCs w:val="28"/>
    </w:rPr>
  </w:style>
  <w:style w:type="paragraph" w:styleId="Heading4">
    <w:name w:val="heading 4"/>
    <w:basedOn w:val="normal0"/>
    <w:next w:val="normal0"/>
    <w:rsid w:val="00E86C48"/>
    <w:pPr>
      <w:keepNext/>
      <w:keepLines/>
      <w:spacing w:before="280" w:after="80"/>
      <w:outlineLvl w:val="3"/>
    </w:pPr>
    <w:rPr>
      <w:color w:val="666666"/>
      <w:sz w:val="24"/>
      <w:szCs w:val="24"/>
    </w:rPr>
  </w:style>
  <w:style w:type="paragraph" w:styleId="Heading5">
    <w:name w:val="heading 5"/>
    <w:basedOn w:val="normal0"/>
    <w:next w:val="normal0"/>
    <w:rsid w:val="00E86C48"/>
    <w:pPr>
      <w:keepNext/>
      <w:keepLines/>
      <w:spacing w:before="240" w:after="80"/>
      <w:outlineLvl w:val="4"/>
    </w:pPr>
    <w:rPr>
      <w:color w:val="666666"/>
    </w:rPr>
  </w:style>
  <w:style w:type="paragraph" w:styleId="Heading6">
    <w:name w:val="heading 6"/>
    <w:basedOn w:val="normal0"/>
    <w:next w:val="normal0"/>
    <w:rsid w:val="00E86C4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86C48"/>
  </w:style>
  <w:style w:type="paragraph" w:styleId="Title">
    <w:name w:val="Title"/>
    <w:basedOn w:val="normal0"/>
    <w:next w:val="normal0"/>
    <w:rsid w:val="00E86C48"/>
    <w:pPr>
      <w:keepNext/>
      <w:keepLines/>
      <w:spacing w:after="60"/>
    </w:pPr>
    <w:rPr>
      <w:sz w:val="52"/>
      <w:szCs w:val="52"/>
    </w:rPr>
  </w:style>
  <w:style w:type="paragraph" w:styleId="Subtitle">
    <w:name w:val="Subtitle"/>
    <w:basedOn w:val="normal0"/>
    <w:next w:val="normal0"/>
    <w:rsid w:val="00E86C48"/>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B4E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4ED8"/>
    <w:rPr>
      <w:rFonts w:ascii="Tahoma" w:hAnsi="Tahoma" w:cs="Tahoma"/>
      <w:sz w:val="16"/>
      <w:szCs w:val="16"/>
    </w:rPr>
  </w:style>
  <w:style w:type="character" w:styleId="Hyperlink">
    <w:name w:val="Hyperlink"/>
    <w:basedOn w:val="DefaultParagraphFont"/>
    <w:uiPriority w:val="99"/>
    <w:unhideWhenUsed/>
    <w:rsid w:val="009B4ED8"/>
    <w:rPr>
      <w:color w:val="0000FF" w:themeColor="hyperlink"/>
      <w:u w:val="single"/>
    </w:rPr>
  </w:style>
  <w:style w:type="character" w:styleId="FollowedHyperlink">
    <w:name w:val="FollowedHyperlink"/>
    <w:basedOn w:val="DefaultParagraphFont"/>
    <w:uiPriority w:val="99"/>
    <w:semiHidden/>
    <w:unhideWhenUsed/>
    <w:rsid w:val="006323D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codingbootcamp.hosted.panopto.com/Panopto/Pages/Viewer.aspx?id=0d58a703-a552-4346-8e8f-af015c89666d" TargetMode="External"/><Relationship Id="rId13" Type="http://schemas.openxmlformats.org/officeDocument/2006/relationships/hyperlink" Target="https://drive.google.com/open?id=0Bz0Wzew04n0uM2hvRzdaN2hVeWc" TargetMode="External"/><Relationship Id="rId18" Type="http://schemas.openxmlformats.org/officeDocument/2006/relationships/hyperlink" Target="http://www.convertcsv.com/csv-to-html.htm"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drive.google.com/open?id=0Bz0Wzew04n0uR0F1T05ILTNuRmM" TargetMode="External"/><Relationship Id="rId12" Type="http://schemas.openxmlformats.org/officeDocument/2006/relationships/hyperlink" Target="https://drive.google.com/open?id=0Bz0Wzew04n0uM2hvRzdaN2hVeWc" TargetMode="External"/><Relationship Id="rId17" Type="http://schemas.openxmlformats.org/officeDocument/2006/relationships/hyperlink" Target="http://getbootstrap.com/docs/3.3/getting-started/%23download"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jquery.com/download/"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rive.google.com/open?id=0Bz0Wzew04n0uczBPYzJyWmRaQkU" TargetMode="External"/><Relationship Id="rId11" Type="http://schemas.openxmlformats.org/officeDocument/2006/relationships/hyperlink" Target="http://www.convertcsv.com/csv-to-html.htm" TargetMode="External"/><Relationship Id="rId24" Type="http://schemas.openxmlformats.org/officeDocument/2006/relationships/image" Target="media/image7.png"/><Relationship Id="rId5" Type="http://schemas.openxmlformats.org/officeDocument/2006/relationships/hyperlink" Target="https://codingbootcamp.hosted.panopto.com/Panopto/Pages/Viewer.aspx?id=ab9423cc-84ad-4379-8635-aea1db799a1c" TargetMode="External"/><Relationship Id="rId15" Type="http://schemas.openxmlformats.org/officeDocument/2006/relationships/hyperlink" Target="http://learnlayout.com/no-layout.html"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rive.google.com/open?id=0Bz0Wzew04n0uT2wzMnVXUmR3M2M" TargetMode="External"/><Relationship Id="rId14" Type="http://schemas.openxmlformats.org/officeDocument/2006/relationships/hyperlink" Target="https://bootswatch.com/" TargetMode="External"/><Relationship Id="rId22" Type="http://schemas.openxmlformats.org/officeDocument/2006/relationships/image" Target="media/image5.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617</TotalTime>
  <Pages>13</Pages>
  <Words>1034</Words>
  <Characters>5895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Chrisg</cp:lastModifiedBy>
  <cp:revision>3</cp:revision>
  <dcterms:created xsi:type="dcterms:W3CDTF">2017-10-01T23:59:00Z</dcterms:created>
  <dcterms:modified xsi:type="dcterms:W3CDTF">2017-10-02T23:49:00Z</dcterms:modified>
</cp:coreProperties>
</file>